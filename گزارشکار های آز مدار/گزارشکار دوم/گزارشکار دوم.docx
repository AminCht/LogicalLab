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753" w:rsidRDefault="00FC4753" w:rsidP="00FC4753">
      <w:pPr>
        <w:tabs>
          <w:tab w:val="left" w:pos="5820"/>
        </w:tabs>
        <w:jc w:val="center"/>
        <w:rPr>
          <w:rFonts w:cs="B Nazanin"/>
          <w:sz w:val="48"/>
          <w:szCs w:val="48"/>
        </w:rPr>
      </w:pPr>
    </w:p>
    <w:p w:rsidR="00FC4753" w:rsidRPr="007C2DEA" w:rsidRDefault="007C2DEA" w:rsidP="00FC4753">
      <w:pPr>
        <w:tabs>
          <w:tab w:val="left" w:pos="5820"/>
        </w:tabs>
        <w:jc w:val="center"/>
        <w:rPr>
          <w:rFonts w:ascii="Andalus" w:hAnsi="Andalus" w:cs="Andalus"/>
          <w:sz w:val="96"/>
          <w:szCs w:val="96"/>
          <w:lang w:bidi="fa-IR"/>
        </w:rPr>
      </w:pPr>
      <w:r w:rsidRPr="00D0018D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F26186B" wp14:editId="53839B4F">
            <wp:simplePos x="0" y="0"/>
            <wp:positionH relativeFrom="margin">
              <wp:align>center</wp:align>
            </wp:positionH>
            <wp:positionV relativeFrom="paragraph">
              <wp:posOffset>1086485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753" w:rsidRPr="007C2DEA">
        <w:rPr>
          <w:rFonts w:ascii="Andalus" w:hAnsi="Andalus" w:cs="Andalus"/>
          <w:sz w:val="96"/>
          <w:szCs w:val="96"/>
          <w:rtl/>
        </w:rPr>
        <w:t>به نام خدا</w:t>
      </w: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D0018D" w:rsidRDefault="00FC4753" w:rsidP="00FC4753">
      <w:pPr>
        <w:rPr>
          <w:sz w:val="32"/>
          <w:szCs w:val="32"/>
          <w:rtl/>
          <w:lang w:bidi="fa-IR"/>
        </w:rPr>
      </w:pPr>
    </w:p>
    <w:p w:rsidR="00FC4753" w:rsidRPr="00FC4753" w:rsidRDefault="00FC4753" w:rsidP="00FC4753">
      <w:pPr>
        <w:rPr>
          <w:b/>
          <w:bCs/>
          <w:sz w:val="32"/>
          <w:szCs w:val="32"/>
          <w:rtl/>
          <w:lang w:bidi="fa-IR"/>
        </w:rPr>
      </w:pPr>
    </w:p>
    <w:p w:rsidR="00FC4753" w:rsidRPr="00FC4753" w:rsidRDefault="00FC4753" w:rsidP="00FC4753">
      <w:pPr>
        <w:bidi/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گزارشکار دستورکار شماره 2</w:t>
      </w:r>
      <w:r w:rsidRPr="00FC4753">
        <w:rPr>
          <w:rFonts w:cs="2  Jadid"/>
          <w:b/>
          <w:bCs/>
          <w:sz w:val="44"/>
          <w:szCs w:val="44"/>
          <w:lang w:bidi="fa-IR"/>
        </w:rPr>
        <w:t xml:space="preserve"> 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FC4753" w:rsidRPr="00FC4753" w:rsidRDefault="00FC4753" w:rsidP="00FC4753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FC4753">
        <w:rPr>
          <w:rFonts w:cs="2  Jadid" w:hint="cs"/>
          <w:b/>
          <w:bCs/>
          <w:sz w:val="44"/>
          <w:szCs w:val="44"/>
          <w:rtl/>
          <w:lang w:bidi="fa-IR"/>
        </w:rPr>
        <w:t>زهره ابوعلی شمشیری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امین چیت سازان</w:t>
      </w:r>
    </w:p>
    <w:p w:rsidR="00FC4753" w:rsidRPr="00763360" w:rsidRDefault="00FC4753" w:rsidP="00FC4753">
      <w:pPr>
        <w:jc w:val="center"/>
        <w:rPr>
          <w:rFonts w:cs="2  Jadid"/>
          <w:sz w:val="44"/>
          <w:szCs w:val="44"/>
          <w:rtl/>
          <w:lang w:bidi="fa-IR"/>
        </w:rPr>
      </w:pPr>
    </w:p>
    <w:p w:rsidR="00FC4753" w:rsidRDefault="00FC4753" w:rsidP="00FC4753">
      <w:pPr>
        <w:jc w:val="center"/>
        <w:rPr>
          <w:rFonts w:cs="2  Jadid"/>
          <w:sz w:val="44"/>
          <w:szCs w:val="44"/>
          <w:lang w:bidi="fa-IR"/>
        </w:rPr>
      </w:pPr>
      <w:r w:rsidRPr="00763360">
        <w:rPr>
          <w:rFonts w:cs="2  Jadid" w:hint="cs"/>
          <w:sz w:val="44"/>
          <w:szCs w:val="44"/>
          <w:rtl/>
          <w:lang w:bidi="fa-IR"/>
        </w:rPr>
        <w:t>نام استاد: مهندس سید مجتبی موسوی</w:t>
      </w:r>
    </w:p>
    <w:p w:rsidR="00B32981" w:rsidRDefault="00B32981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FC4753">
      <w:pPr>
        <w:rPr>
          <w:rtl/>
          <w:lang w:bidi="fa-IR"/>
        </w:rPr>
      </w:pPr>
    </w:p>
    <w:p w:rsidR="00FC4753" w:rsidRDefault="00036AD6" w:rsidP="00036A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مدار </w:t>
      </w:r>
      <w:r w:rsid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تمام </w:t>
      </w:r>
      <w:r w:rsidR="005B048E" w:rsidRPr="005B048E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تفریق کننده تک بیتی:</w:t>
      </w:r>
      <w:r w:rsidRPr="00036AD6">
        <w:rPr>
          <w:rFonts w:cs="B Nazanin" w:hint="cs"/>
          <w:color w:val="44546A" w:themeColor="text2"/>
          <w:sz w:val="32"/>
          <w:szCs w:val="32"/>
          <w:rtl/>
          <w:lang w:bidi="fa-IR"/>
        </w:rPr>
        <w:t xml:space="preserve"> </w:t>
      </w:r>
      <w:r w:rsidRPr="00036AD6">
        <w:rPr>
          <w:rFonts w:cs="B Nazanin" w:hint="cs"/>
          <w:sz w:val="32"/>
          <w:szCs w:val="32"/>
          <w:rtl/>
          <w:lang w:bidi="fa-IR"/>
        </w:rPr>
        <w:t>مداری است که شامل سه ورودی (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>و</w:t>
      </w:r>
      <w:r>
        <w:rPr>
          <w:rFonts w:cs="B Nazanin"/>
          <w:sz w:val="32"/>
          <w:szCs w:val="32"/>
          <w:lang w:bidi="fa-IR"/>
        </w:rPr>
        <w:t>Bin</w:t>
      </w:r>
      <w:r>
        <w:rPr>
          <w:rFonts w:cs="B Nazanin" w:hint="cs"/>
          <w:sz w:val="32"/>
          <w:szCs w:val="32"/>
          <w:rtl/>
          <w:lang w:bidi="fa-IR"/>
        </w:rPr>
        <w:t xml:space="preserve">) و دو خروجی </w:t>
      </w:r>
      <w:proofErr w:type="spellStart"/>
      <w:r>
        <w:rPr>
          <w:rFonts w:cs="B Nazanin"/>
          <w:sz w:val="32"/>
          <w:szCs w:val="32"/>
          <w:lang w:bidi="fa-IR"/>
        </w:rPr>
        <w:t>Bout,D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است.</w:t>
      </w:r>
      <w:r w:rsidR="00F05C42">
        <w:rPr>
          <w:rFonts w:cs="B Nazanin" w:hint="cs"/>
          <w:sz w:val="32"/>
          <w:szCs w:val="32"/>
          <w:rtl/>
          <w:lang w:bidi="fa-IR"/>
        </w:rPr>
        <w:t>این مدار دو عدد تک بیتی را با هم تفریق می کند.</w:t>
      </w:r>
    </w:p>
    <w:p w:rsidR="00F05C42" w:rsidRPr="00F05C42" w:rsidRDefault="00F05C42" w:rsidP="00F05C42">
      <w:pPr>
        <w:bidi/>
        <w:rPr>
          <w:rFonts w:cs="B Nazanin"/>
          <w:b/>
          <w:bCs/>
          <w:color w:val="FF0000"/>
          <w:sz w:val="32"/>
          <w:szCs w:val="32"/>
          <w:rtl/>
          <w:lang w:bidi="fa-IR"/>
        </w:rPr>
      </w:pP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جدول درستی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تمام تفریق کننده تک بیتی </w:t>
      </w:r>
      <w:r w:rsidRPr="00F05C42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:</w:t>
      </w:r>
      <w:r w:rsidR="00FD5684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F05C42" w:rsidRDefault="00F05C42" w:rsidP="00F05C42">
      <w:pPr>
        <w:bidi/>
        <w:rPr>
          <w:rFonts w:cs="B Nazanin"/>
          <w:sz w:val="32"/>
          <w:szCs w:val="32"/>
          <w:rtl/>
          <w:lang w:bidi="fa-IR"/>
        </w:rPr>
      </w:pP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F05C42" w:rsidTr="002F6B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Default="00F05C42" w:rsidP="002F6B59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557BF50A" wp14:editId="0F7459A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Bout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7BF50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2.6pt;margin-top:0;width:90.5pt;height:2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31+QwIAALwEAAAOAAAAZHJzL2Uyb0RvYy54bWysVNuO0zAQfUfiHyy/07ShXbZR09XSBYS0&#10;XMQuHzB17MZaxxNsb5Pu1zN22lA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Bout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7DA0070C" wp14:editId="7F3B5E14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A0070C" id="_x0000_s1027" type="#_x0000_t202" style="position:absolute;left:0;text-align:left;margin-left:-2.5pt;margin-top:0;width:90.5pt;height:20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GPAUJV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239515E3" wp14:editId="2975593E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9515E3" id="_x0000_s1028" type="#_x0000_t202" style="position:absolute;left:0;text-align:left;margin-left:-2.5pt;margin-top:0;width:90.5pt;height:20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M9rhoZGAgAA&#10;wg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Bin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F05C42" w:rsidRDefault="00F05C42" w:rsidP="002F6B59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15ED66B5" wp14:editId="4F89F6A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ED66B5" id="_x0000_s1029" type="#_x0000_t202" style="position:absolute;left:0;text-align:left;margin-left:.95pt;margin-top:0;width:90.5pt;height:20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A0Y8KB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F05C42" w:rsidRDefault="00F05C42" w:rsidP="002F6B59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7AC8811D" wp14:editId="790E3FE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5C42" w:rsidRPr="00DD3E05" w:rsidRDefault="00F05C42" w:rsidP="00F05C4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8811D" id="_x0000_s1030" type="#_x0000_t202" style="position:absolute;left:0;text-align:left;margin-left:2.2pt;margin-top:0;width:86.15pt;height:20.7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" fillcolor="white [3201]" strokecolor="#4472c4 [3208]" strokeweight="1pt">
                      <v:textbox>
                        <w:txbxContent>
                          <w:p w:rsidR="00F05C42" w:rsidRPr="00DD3E05" w:rsidRDefault="00F05C42" w:rsidP="00F05C42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F05C42" w:rsidTr="002F6B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F05C42" w:rsidRPr="00460EA5" w:rsidRDefault="00F05C42" w:rsidP="002F6B59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F05C42" w:rsidRPr="00460EA5" w:rsidRDefault="00F05C42" w:rsidP="002F6B5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F05C42" w:rsidRPr="00BA4F4D" w:rsidRDefault="00F05C42" w:rsidP="00F05C42">
      <w:pPr>
        <w:bidi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474AF7" w:rsidRPr="00BA4F4D" w:rsidRDefault="007667F3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D = 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</w:t>
      </w:r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="00BA4F4D"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Bin</w:t>
      </w:r>
    </w:p>
    <w:p w:rsidR="00BA4F4D" w:rsidRDefault="00BA4F4D" w:rsidP="00D35077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Bout = not A And B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O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r (((</w:t>
      </w:r>
      <w:proofErr w:type="gram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not(</w:t>
      </w:r>
      <w:proofErr w:type="gram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A </w:t>
      </w:r>
      <w:proofErr w:type="spellStart"/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X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 xml:space="preserve">)) </w:t>
      </w:r>
      <w:r w:rsidR="00D35077">
        <w:rPr>
          <w:rFonts w:cs="B Nazanin"/>
          <w:b/>
          <w:bCs/>
          <w:color w:val="002060"/>
          <w:sz w:val="32"/>
          <w:szCs w:val="32"/>
          <w:lang w:bidi="fa-IR"/>
        </w:rPr>
        <w:t>A</w:t>
      </w:r>
      <w:r w:rsidRPr="00BA4F4D">
        <w:rPr>
          <w:rFonts w:cs="B Nazanin"/>
          <w:b/>
          <w:bCs/>
          <w:color w:val="002060"/>
          <w:sz w:val="32"/>
          <w:szCs w:val="32"/>
          <w:lang w:bidi="fa-IR"/>
        </w:rPr>
        <w:t>nd Bin)</w:t>
      </w: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BA4F4D" w:rsidRDefault="00BA4F4D" w:rsidP="00BA4F4D">
      <w:pPr>
        <w:bidi/>
        <w:rPr>
          <w:rFonts w:cs="B Nazanin"/>
          <w:noProof/>
          <w:sz w:val="32"/>
          <w:szCs w:val="32"/>
          <w:rtl/>
          <w:lang w:bidi="fa-IR"/>
        </w:rPr>
      </w:pPr>
      <w:r w:rsidRPr="00E40622">
        <w:rPr>
          <w:rFonts w:cs="B Nazanin" w:hint="cs"/>
          <w:b/>
          <w:bCs/>
          <w:noProof/>
          <w:color w:val="FF0000"/>
          <w:sz w:val="32"/>
          <w:szCs w:val="32"/>
          <w:rtl/>
        </w:rPr>
        <w:t>مدار تمام جمع کننده تک بیتی:</w:t>
      </w:r>
      <w:r w:rsidRPr="008D2309">
        <w:rPr>
          <w:rFonts w:cs="B Nazanin" w:hint="cs"/>
          <w:noProof/>
          <w:color w:val="FF0000"/>
          <w:sz w:val="32"/>
          <w:szCs w:val="32"/>
          <w:rtl/>
        </w:rPr>
        <w:t xml:space="preserve"> </w:t>
      </w:r>
      <w:r>
        <w:rPr>
          <w:rFonts w:cs="B Nazanin" w:hint="cs"/>
          <w:noProof/>
          <w:sz w:val="32"/>
          <w:szCs w:val="32"/>
          <w:rtl/>
        </w:rPr>
        <w:t xml:space="preserve">مداری است که شامل سه ورودی (دو عدد تک بیتی و یک </w:t>
      </w:r>
      <w:r>
        <w:rPr>
          <w:rFonts w:cs="B Nazanin"/>
          <w:noProof/>
          <w:sz w:val="32"/>
          <w:szCs w:val="32"/>
        </w:rPr>
        <w:t>Carry input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که برای دریافت و اعمال بیت </w:t>
      </w:r>
      <w:r>
        <w:rPr>
          <w:rFonts w:cs="B Nazanin"/>
          <w:noProof/>
          <w:sz w:val="32"/>
          <w:szCs w:val="32"/>
          <w:lang w:bidi="fa-IR"/>
        </w:rPr>
        <w:t>Carry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از مراحل قبل) و دو خروجی</w:t>
      </w:r>
      <w:r>
        <w:rPr>
          <w:rFonts w:cs="B Nazanin"/>
          <w:noProof/>
          <w:sz w:val="32"/>
          <w:szCs w:val="32"/>
          <w:lang w:bidi="fa-IR"/>
        </w:rPr>
        <w:t xml:space="preserve"> S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و </w:t>
      </w:r>
      <w:r>
        <w:rPr>
          <w:rFonts w:cs="B Nazanin"/>
          <w:noProof/>
          <w:sz w:val="32"/>
          <w:szCs w:val="32"/>
          <w:lang w:bidi="fa-IR"/>
        </w:rPr>
        <w:t>carry output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است.به عبارتی تمام جمع کننده تک بیتی سه ورودی تک بیتی </w:t>
      </w:r>
      <w:r>
        <w:rPr>
          <w:rFonts w:cs="B Nazanin"/>
          <w:noProof/>
          <w:sz w:val="32"/>
          <w:szCs w:val="32"/>
          <w:lang w:bidi="fa-IR"/>
        </w:rPr>
        <w:t>A,B,C in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دریافت کرده و خروجی های </w:t>
      </w:r>
      <w:r>
        <w:rPr>
          <w:rFonts w:cs="B Nazanin"/>
          <w:noProof/>
          <w:sz w:val="32"/>
          <w:szCs w:val="32"/>
          <w:lang w:bidi="fa-IR"/>
        </w:rPr>
        <w:t>sum</w:t>
      </w:r>
      <w:r>
        <w:rPr>
          <w:rFonts w:cs="B Nazanin" w:hint="cs"/>
          <w:noProof/>
          <w:sz w:val="32"/>
          <w:szCs w:val="32"/>
          <w:rtl/>
          <w:lang w:bidi="fa-IR"/>
        </w:rPr>
        <w:t>و</w:t>
      </w:r>
      <w:r>
        <w:rPr>
          <w:rFonts w:cs="B Nazanin"/>
          <w:noProof/>
          <w:sz w:val="32"/>
          <w:szCs w:val="32"/>
          <w:lang w:bidi="fa-IR"/>
        </w:rPr>
        <w:t xml:space="preserve"> Cout</w:t>
      </w:r>
      <w:r>
        <w:rPr>
          <w:rFonts w:cs="B Nazanin" w:hint="cs"/>
          <w:noProof/>
          <w:sz w:val="32"/>
          <w:szCs w:val="32"/>
          <w:rtl/>
          <w:lang w:bidi="fa-IR"/>
        </w:rPr>
        <w:t xml:space="preserve"> را میدهد.در واقع این تمام تجمع کننده دو عدد تک بیتی را با هم جمع می کند.</w:t>
      </w:r>
    </w:p>
    <w:p w:rsidR="00BA4F4D" w:rsidRPr="0043008A" w:rsidRDefault="00BA4F4D" w:rsidP="00BA4F4D">
      <w:pPr>
        <w:bidi/>
        <w:rPr>
          <w:rFonts w:cs="B Nazanin"/>
          <w:b/>
          <w:bCs/>
          <w:noProof/>
          <w:color w:val="FF0000"/>
          <w:sz w:val="32"/>
          <w:szCs w:val="32"/>
          <w:lang w:bidi="fa-IR"/>
        </w:rPr>
      </w:pPr>
      <w:r w:rsidRPr="0043008A">
        <w:rPr>
          <w:rFonts w:cs="B Nazanin" w:hint="cs"/>
          <w:b/>
          <w:bCs/>
          <w:noProof/>
          <w:color w:val="FF0000"/>
          <w:sz w:val="32"/>
          <w:szCs w:val="32"/>
          <w:rtl/>
          <w:lang w:bidi="fa-IR"/>
        </w:rPr>
        <w:lastRenderedPageBreak/>
        <w:t>جدول درستی تمام جمع کننده تک بیتی:</w:t>
      </w:r>
    </w:p>
    <w:tbl>
      <w:tblPr>
        <w:tblStyle w:val="GridTable2-Accent1"/>
        <w:bidiVisual/>
        <w:tblW w:w="0" w:type="auto"/>
        <w:tblLook w:val="04A0" w:firstRow="1" w:lastRow="0" w:firstColumn="1" w:lastColumn="0" w:noHBand="0" w:noVBand="1"/>
      </w:tblPr>
      <w:tblGrid>
        <w:gridCol w:w="1889"/>
        <w:gridCol w:w="1889"/>
        <w:gridCol w:w="1888"/>
        <w:gridCol w:w="1888"/>
        <w:gridCol w:w="1806"/>
      </w:tblGrid>
      <w:tr w:rsidR="00BA4F4D" w:rsidTr="00AA5B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Default="00BA4F4D" w:rsidP="00AA5B30">
            <w:pPr>
              <w:bidi/>
              <w:jc w:val="center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0749498E" wp14:editId="21977DF7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Cout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49498E" id="_x0000_s1031" type="#_x0000_t202" style="position:absolute;left:0;text-align:left;margin-left:-2.6pt;margin-top:0;width:90.5pt;height:20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V1RgIAAMI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Cout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4BC83B1B" wp14:editId="5B90547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ab/>
                                    <w:t>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C83B1B" id="_x0000_s1032" type="#_x0000_t202" style="position:absolute;left:0;text-align:left;margin-left:-2.5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h9kRwIAAMIEAAAOAAAAZHJzL2Uyb0RvYy54bWysVNuO0zAQfUfiHyy/s2mz3bK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Kh9k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ab/>
                              <w:t>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51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4B06763C" wp14:editId="51F2BD6D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Cin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6763C" id="_x0000_s1033" type="#_x0000_t202" style="position:absolute;left:0;text-align:left;margin-left:-2.5pt;margin-top:0;width:90.5pt;height:20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i0RwIAAMIEAAAOAAAAZHJzL2Uyb0RvYy54bWysVNuO0zAQfUfiHyy/s2lDt7u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CmRei0RwIA&#10;AMI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Cin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cs="B Nazanin"/>
                <w:sz w:val="32"/>
                <w:szCs w:val="32"/>
                <w:lang w:bidi="fa-IR"/>
              </w:rPr>
              <w:t xml:space="preserve"> </w:t>
            </w:r>
          </w:p>
        </w:tc>
        <w:tc>
          <w:tcPr>
            <w:tcW w:w="1850" w:type="dxa"/>
          </w:tcPr>
          <w:p w:rsidR="00BA4F4D" w:rsidRDefault="00BA4F4D" w:rsidP="00AA5B30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6859F26F" wp14:editId="5DB6857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59F26F" id="_x0000_s1034" type="#_x0000_t202" style="position:absolute;left:0;text-align:left;margin-left:.95pt;margin-top:0;width:90.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N8r2xRHAgAAwg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BA4F4D" w:rsidRDefault="00BA4F4D" w:rsidP="00AA5B30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DD3E05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E2BB4DF" wp14:editId="2DC6AC26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BA4F4D" w:rsidRPr="00DD3E05" w:rsidRDefault="00BA4F4D" w:rsidP="00BA4F4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 w:rsidRPr="00DD3E05"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BB4DF" id="_x0000_s1035" type="#_x0000_t202" style="position:absolute;left:0;text-align:left;margin-left:2.2pt;margin-top:0;width:86.1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" fillcolor="white [3201]" strokecolor="#4472c4 [3208]" strokeweight="1pt">
                      <v:textbox>
                        <w:txbxContent>
                          <w:p w:rsidR="00BA4F4D" w:rsidRPr="00DD3E05" w:rsidRDefault="00BA4F4D" w:rsidP="00BA4F4D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 w:rsidRPr="00DD3E05"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color w:val="002060"/>
                <w:sz w:val="32"/>
                <w:szCs w:val="32"/>
                <w:rtl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 w:hint="cs"/>
                <w:b/>
                <w:bCs/>
                <w:color w:val="002060"/>
                <w:sz w:val="32"/>
                <w:szCs w:val="32"/>
                <w:rtl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A4F4D" w:rsidTr="00AA5B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3" w:type="dxa"/>
          </w:tcPr>
          <w:p w:rsidR="00BA4F4D" w:rsidRPr="00460EA5" w:rsidRDefault="00BA4F4D" w:rsidP="00AA5B30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1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50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56" w:type="dxa"/>
          </w:tcPr>
          <w:p w:rsidR="00BA4F4D" w:rsidRPr="00460EA5" w:rsidRDefault="00BA4F4D" w:rsidP="00AA5B30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460EA5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BA4F4D" w:rsidRDefault="00BA4F4D" w:rsidP="00BA4F4D">
      <w:pPr>
        <w:bidi/>
        <w:rPr>
          <w:rFonts w:cs="B Nazanin"/>
          <w:sz w:val="32"/>
          <w:szCs w:val="32"/>
          <w:rtl/>
          <w:lang w:bidi="fa-IR"/>
        </w:rPr>
      </w:pPr>
    </w:p>
    <w:p w:rsidR="00BA4F4D" w:rsidRDefault="00BA4F4D" w:rsidP="00BA4F4D">
      <w:pPr>
        <w:bidi/>
        <w:jc w:val="right"/>
        <w:rPr>
          <w:rFonts w:cs="B Nazanin"/>
          <w:b/>
          <w:bCs/>
          <w:color w:val="002060"/>
          <w:sz w:val="32"/>
          <w:szCs w:val="32"/>
          <w:lang w:bidi="fa-IR"/>
        </w:rPr>
      </w:pPr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S = 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</w:p>
    <w:p w:rsidR="00BA4F4D" w:rsidRDefault="00BA4F4D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Cout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= A and B </w:t>
      </w:r>
      <w:proofErr w:type="gramStart"/>
      <w:r>
        <w:rPr>
          <w:rFonts w:cs="B Nazanin"/>
          <w:b/>
          <w:bCs/>
          <w:color w:val="002060"/>
          <w:sz w:val="32"/>
          <w:szCs w:val="32"/>
          <w:lang w:bidi="fa-IR"/>
        </w:rPr>
        <w:t>Or</w:t>
      </w:r>
      <w:proofErr w:type="gram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(A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Xor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 xml:space="preserve"> B and </w:t>
      </w:r>
      <w:proofErr w:type="spellStart"/>
      <w:r>
        <w:rPr>
          <w:rFonts w:cs="B Nazanin"/>
          <w:b/>
          <w:bCs/>
          <w:color w:val="002060"/>
          <w:sz w:val="32"/>
          <w:szCs w:val="32"/>
          <w:lang w:bidi="fa-IR"/>
        </w:rPr>
        <w:t>Cin</w:t>
      </w:r>
      <w:proofErr w:type="spellEnd"/>
      <w:r>
        <w:rPr>
          <w:rFonts w:cs="B Nazanin"/>
          <w:b/>
          <w:bCs/>
          <w:color w:val="002060"/>
          <w:sz w:val="32"/>
          <w:szCs w:val="32"/>
          <w:lang w:bidi="fa-IR"/>
        </w:rPr>
        <w:t>)</w:t>
      </w:r>
    </w:p>
    <w:p w:rsidR="00AD46D0" w:rsidRDefault="00AD46D0" w:rsidP="00AD46D0">
      <w:pPr>
        <w:bidi/>
        <w:jc w:val="right"/>
        <w:rPr>
          <w:rFonts w:cs="B Nazanin"/>
          <w:b/>
          <w:bCs/>
          <w:color w:val="002060"/>
          <w:sz w:val="32"/>
          <w:szCs w:val="32"/>
          <w:rtl/>
          <w:lang w:bidi="fa-IR"/>
        </w:rPr>
      </w:pPr>
    </w:p>
    <w:p w:rsidR="007C41E6" w:rsidRDefault="00C30958" w:rsidP="007C41E6">
      <w:pPr>
        <w:bidi/>
        <w:rPr>
          <w:rFonts w:cs="B Nazanin"/>
          <w:b/>
          <w:bCs/>
          <w:color w:val="FF0000"/>
          <w:sz w:val="32"/>
          <w:szCs w:val="32"/>
          <w:lang w:bidi="fa-IR"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>کد تمام جمع کننده تک بیتی:</w:t>
      </w:r>
      <w:r w:rsidR="00AD46D0"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</w:p>
    <w:p w:rsidR="00C30958" w:rsidRDefault="003467C1" w:rsidP="00C30958">
      <w:pPr>
        <w:keepNext/>
        <w:bidi/>
        <w:jc w:val="center"/>
      </w:pPr>
      <w:bookmarkStart w:id="0" w:name="_GoBack"/>
      <w:r w:rsidRPr="003467C1">
        <w:rPr>
          <w:rFonts w:cs="Arial"/>
          <w:noProof/>
          <w:rtl/>
        </w:rPr>
        <w:drawing>
          <wp:inline distT="0" distB="0" distL="0" distR="0">
            <wp:extent cx="4806950" cy="2191502"/>
            <wp:effectExtent l="0" t="0" r="0" b="0"/>
            <wp:docPr id="20" name="Picture 20" descr="C:\Users\Amin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67" cy="219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74AF7" w:rsidRDefault="00C30958" w:rsidP="00C30958">
      <w:pPr>
        <w:pStyle w:val="Caption"/>
        <w:bidi/>
        <w:jc w:val="center"/>
        <w:rPr>
          <w:sz w:val="32"/>
          <w:szCs w:val="32"/>
          <w:rtl/>
        </w:rPr>
      </w:pPr>
      <w:r w:rsidRPr="00C30958">
        <w:rPr>
          <w:sz w:val="32"/>
          <w:szCs w:val="32"/>
          <w:rtl/>
        </w:rPr>
        <w:t>تصو</w:t>
      </w:r>
      <w:r w:rsidRPr="00C30958">
        <w:rPr>
          <w:rFonts w:hint="cs"/>
          <w:sz w:val="32"/>
          <w:szCs w:val="32"/>
          <w:rtl/>
        </w:rPr>
        <w:t>ی</w:t>
      </w:r>
      <w:r w:rsidRPr="00C30958">
        <w:rPr>
          <w:rFonts w:hint="eastAsia"/>
          <w:sz w:val="32"/>
          <w:szCs w:val="32"/>
          <w:rtl/>
        </w:rPr>
        <w:t>ر</w:t>
      </w:r>
      <w:r w:rsidRPr="00C30958">
        <w:rPr>
          <w:sz w:val="32"/>
          <w:szCs w:val="32"/>
          <w:rtl/>
        </w:rPr>
        <w:t xml:space="preserve"> </w:t>
      </w:r>
      <w:r w:rsidRPr="00C30958">
        <w:rPr>
          <w:sz w:val="32"/>
          <w:szCs w:val="32"/>
          <w:rtl/>
        </w:rPr>
        <w:fldChar w:fldCharType="begin"/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</w:rPr>
        <w:instrText>SEQ</w:instrText>
      </w:r>
      <w:r w:rsidRPr="00C30958">
        <w:rPr>
          <w:sz w:val="32"/>
          <w:szCs w:val="32"/>
          <w:rtl/>
        </w:rPr>
        <w:instrText xml:space="preserve"> تصویر \* </w:instrText>
      </w:r>
      <w:r w:rsidRPr="00C30958">
        <w:rPr>
          <w:sz w:val="32"/>
          <w:szCs w:val="32"/>
        </w:rPr>
        <w:instrText>ARABIC</w:instrText>
      </w:r>
      <w:r w:rsidRPr="00C30958">
        <w:rPr>
          <w:sz w:val="32"/>
          <w:szCs w:val="32"/>
          <w:rtl/>
        </w:rPr>
        <w:instrText xml:space="preserve"> </w:instrText>
      </w:r>
      <w:r w:rsidRPr="00C30958">
        <w:rPr>
          <w:sz w:val="32"/>
          <w:szCs w:val="32"/>
          <w:rtl/>
        </w:rPr>
        <w:fldChar w:fldCharType="separate"/>
      </w:r>
      <w:r w:rsidR="005977C6">
        <w:rPr>
          <w:noProof/>
          <w:sz w:val="32"/>
          <w:szCs w:val="32"/>
          <w:rtl/>
        </w:rPr>
        <w:t>1</w:t>
      </w:r>
      <w:r w:rsidRPr="00C30958">
        <w:rPr>
          <w:sz w:val="32"/>
          <w:szCs w:val="32"/>
          <w:rtl/>
        </w:rPr>
        <w:fldChar w:fldCharType="end"/>
      </w:r>
      <w:r w:rsidRPr="00C30958">
        <w:rPr>
          <w:rFonts w:hint="cs"/>
          <w:sz w:val="32"/>
          <w:szCs w:val="32"/>
          <w:rtl/>
        </w:rPr>
        <w:t>-</w:t>
      </w:r>
      <w:r>
        <w:rPr>
          <w:rFonts w:hint="cs"/>
          <w:sz w:val="32"/>
          <w:szCs w:val="32"/>
          <w:rtl/>
        </w:rPr>
        <w:t xml:space="preserve"> کد </w:t>
      </w:r>
      <w:r>
        <w:rPr>
          <w:sz w:val="32"/>
          <w:szCs w:val="32"/>
        </w:rPr>
        <w:t>VHDL</w:t>
      </w:r>
      <w:r>
        <w:rPr>
          <w:rFonts w:hint="cs"/>
          <w:sz w:val="32"/>
          <w:szCs w:val="32"/>
          <w:rtl/>
          <w:lang w:bidi="fa-IR"/>
        </w:rPr>
        <w:t xml:space="preserve"> </w:t>
      </w:r>
      <w:r w:rsidRPr="00C30958">
        <w:rPr>
          <w:rFonts w:hint="cs"/>
          <w:sz w:val="32"/>
          <w:szCs w:val="32"/>
          <w:rtl/>
        </w:rPr>
        <w:t>تمام جمع کننده تک بیتی</w:t>
      </w:r>
    </w:p>
    <w:p w:rsidR="00C30958" w:rsidRDefault="00C30958" w:rsidP="00C30958">
      <w:pPr>
        <w:bidi/>
        <w:rPr>
          <w:rtl/>
        </w:rPr>
      </w:pPr>
    </w:p>
    <w:p w:rsidR="00C30958" w:rsidRDefault="00C30958" w:rsidP="00C30958">
      <w:pPr>
        <w:bidi/>
        <w:rPr>
          <w:rFonts w:cs="B Nazanin"/>
          <w:b/>
          <w:bCs/>
          <w:color w:val="FF0000"/>
          <w:sz w:val="32"/>
          <w:szCs w:val="32"/>
          <w:rtl/>
        </w:rPr>
      </w:pPr>
      <w:r w:rsidRPr="00C30958">
        <w:rPr>
          <w:rFonts w:cs="B Nazanin" w:hint="cs"/>
          <w:b/>
          <w:bCs/>
          <w:color w:val="FF0000"/>
          <w:sz w:val="32"/>
          <w:szCs w:val="32"/>
          <w:rtl/>
        </w:rPr>
        <w:lastRenderedPageBreak/>
        <w:t>کد تمام جمع کننده 4 بیتی:</w:t>
      </w:r>
      <w:r>
        <w:rPr>
          <w:rFonts w:cs="B Nazanin" w:hint="cs"/>
          <w:b/>
          <w:bCs/>
          <w:color w:val="FF0000"/>
          <w:sz w:val="32"/>
          <w:szCs w:val="32"/>
          <w:rtl/>
        </w:rPr>
        <w:t xml:space="preserve"> </w:t>
      </w:r>
    </w:p>
    <w:p w:rsidR="00C30958" w:rsidRPr="006D29DD" w:rsidRDefault="0095639F" w:rsidP="006D29D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برای نوشتن کد تمام جمع کننده 4 بیتی باید ماژول تک بیتی را در قالب </w:t>
      </w:r>
      <w:r>
        <w:rPr>
          <w:rFonts w:cs="B Nazanin"/>
          <w:sz w:val="28"/>
          <w:szCs w:val="28"/>
        </w:rPr>
        <w:t>component</w:t>
      </w:r>
      <w:r w:rsidR="00AD46D0">
        <w:rPr>
          <w:rFonts w:cs="B Nazanin" w:hint="cs"/>
          <w:sz w:val="28"/>
          <w:szCs w:val="28"/>
          <w:rtl/>
          <w:lang w:bidi="fa-IR"/>
        </w:rPr>
        <w:t xml:space="preserve"> به ماژول فعلی اضافه کنیم. </w:t>
      </w:r>
    </w:p>
    <w:p w:rsidR="00C30958" w:rsidRPr="00C30958" w:rsidRDefault="00C30958" w:rsidP="00C30958">
      <w:pPr>
        <w:bidi/>
        <w:rPr>
          <w:rtl/>
        </w:rPr>
      </w:pPr>
    </w:p>
    <w:p w:rsidR="006D29DD" w:rsidRDefault="00C44623" w:rsidP="006D29DD">
      <w:pPr>
        <w:keepNext/>
        <w:bidi/>
        <w:jc w:val="center"/>
      </w:pPr>
      <w:r w:rsidRPr="00C44623">
        <w:rPr>
          <w:rFonts w:cs="Arial"/>
          <w:noProof/>
          <w:rtl/>
        </w:rPr>
        <w:drawing>
          <wp:inline distT="0" distB="0" distL="0" distR="0">
            <wp:extent cx="5238750" cy="2306505"/>
            <wp:effectExtent l="0" t="0" r="0" b="0"/>
            <wp:docPr id="19" name="Picture 19" descr="C:\Users\Amin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206" cy="231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958" w:rsidRDefault="006D29DD" w:rsidP="006D29DD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6D29DD">
        <w:rPr>
          <w:sz w:val="28"/>
          <w:szCs w:val="28"/>
          <w:rtl/>
        </w:rPr>
        <w:t>تصو</w:t>
      </w:r>
      <w:r w:rsidRPr="006D29DD">
        <w:rPr>
          <w:rFonts w:hint="cs"/>
          <w:sz w:val="28"/>
          <w:szCs w:val="28"/>
          <w:rtl/>
        </w:rPr>
        <w:t>ی</w:t>
      </w:r>
      <w:r w:rsidRPr="006D29DD">
        <w:rPr>
          <w:rFonts w:hint="eastAsia"/>
          <w:sz w:val="28"/>
          <w:szCs w:val="28"/>
          <w:rtl/>
        </w:rPr>
        <w:t>ر</w:t>
      </w:r>
      <w:r w:rsidRPr="006D29DD">
        <w:rPr>
          <w:sz w:val="28"/>
          <w:szCs w:val="28"/>
          <w:rtl/>
        </w:rPr>
        <w:t xml:space="preserve"> </w:t>
      </w:r>
      <w:r w:rsidRPr="006D29DD">
        <w:rPr>
          <w:sz w:val="28"/>
          <w:szCs w:val="28"/>
          <w:rtl/>
        </w:rPr>
        <w:fldChar w:fldCharType="begin"/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</w:rPr>
        <w:instrText>SEQ</w:instrText>
      </w:r>
      <w:r w:rsidRPr="006D29DD">
        <w:rPr>
          <w:sz w:val="28"/>
          <w:szCs w:val="28"/>
          <w:rtl/>
        </w:rPr>
        <w:instrText xml:space="preserve"> تصویر \* </w:instrText>
      </w:r>
      <w:r w:rsidRPr="006D29DD">
        <w:rPr>
          <w:sz w:val="28"/>
          <w:szCs w:val="28"/>
        </w:rPr>
        <w:instrText>ARABIC</w:instrText>
      </w:r>
      <w:r w:rsidRPr="006D29DD">
        <w:rPr>
          <w:sz w:val="28"/>
          <w:szCs w:val="28"/>
          <w:rtl/>
        </w:rPr>
        <w:instrText xml:space="preserve"> </w:instrText>
      </w:r>
      <w:r w:rsidRPr="006D29DD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2</w:t>
      </w:r>
      <w:r w:rsidRPr="006D29DD">
        <w:rPr>
          <w:sz w:val="28"/>
          <w:szCs w:val="28"/>
          <w:rtl/>
        </w:rPr>
        <w:fldChar w:fldCharType="end"/>
      </w:r>
      <w:r w:rsidRPr="006D29DD">
        <w:rPr>
          <w:rFonts w:hint="cs"/>
          <w:sz w:val="28"/>
          <w:szCs w:val="28"/>
          <w:rtl/>
          <w:lang w:bidi="fa-IR"/>
        </w:rPr>
        <w:t>- کد</w:t>
      </w:r>
      <w:r w:rsidR="00C44623">
        <w:rPr>
          <w:sz w:val="28"/>
          <w:szCs w:val="28"/>
          <w:lang w:bidi="fa-IR"/>
        </w:rPr>
        <w:t>VHDL</w:t>
      </w:r>
      <w:r w:rsidRPr="006D29DD">
        <w:rPr>
          <w:rFonts w:hint="cs"/>
          <w:sz w:val="28"/>
          <w:szCs w:val="28"/>
          <w:rtl/>
          <w:lang w:bidi="fa-IR"/>
        </w:rPr>
        <w:t xml:space="preserve"> تمام جمع کننده 4 بیتی</w:t>
      </w:r>
    </w:p>
    <w:p w:rsidR="0081398B" w:rsidRDefault="0081398B" w:rsidP="0081398B">
      <w:pPr>
        <w:bidi/>
        <w:rPr>
          <w:sz w:val="28"/>
          <w:szCs w:val="28"/>
          <w:rtl/>
          <w:lang w:bidi="fa-IR"/>
        </w:rPr>
      </w:pPr>
    </w:p>
    <w:p w:rsidR="0081398B" w:rsidRDefault="0081398B" w:rsidP="00DC797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تفاوت </w:t>
      </w:r>
      <w:r>
        <w:rPr>
          <w:rFonts w:cs="B Nazanin"/>
          <w:b/>
          <w:bCs/>
          <w:color w:val="FF0000"/>
          <w:sz w:val="32"/>
          <w:szCs w:val="32"/>
          <w:lang w:bidi="fa-IR"/>
        </w:rPr>
        <w:t>library, entity, architecture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: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مجموعه ای از کامپوننت ها و توابع از پیش تعریف شده است که برای طراحی مدار استفاده میشوندو بنابرین ما در بخش </w:t>
      </w:r>
      <w:r w:rsidR="00341DCE">
        <w:rPr>
          <w:rFonts w:cs="B Nazanin"/>
          <w:sz w:val="32"/>
          <w:szCs w:val="32"/>
          <w:lang w:bidi="fa-IR"/>
        </w:rPr>
        <w:t>library</w:t>
      </w:r>
      <w:r w:rsidR="00341DCE">
        <w:rPr>
          <w:rFonts w:cs="B Nazanin" w:hint="cs"/>
          <w:sz w:val="32"/>
          <w:szCs w:val="32"/>
          <w:rtl/>
          <w:lang w:bidi="fa-IR"/>
        </w:rPr>
        <w:t xml:space="preserve"> ما کتابخانه مورد نیاز خود را استفاده میکنیم.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در بخش </w:t>
      </w:r>
      <w:r w:rsidRPr="001D669B">
        <w:rPr>
          <w:rFonts w:cs="B Nazanin"/>
          <w:sz w:val="32"/>
          <w:szCs w:val="32"/>
          <w:lang w:bidi="fa-IR"/>
        </w:rPr>
        <w:t>entity</w:t>
      </w:r>
      <w:r w:rsidRPr="001D669B">
        <w:rPr>
          <w:rFonts w:cs="B Nazanin" w:hint="cs"/>
          <w:sz w:val="32"/>
          <w:szCs w:val="32"/>
          <w:rtl/>
          <w:lang w:bidi="fa-IR"/>
        </w:rPr>
        <w:t xml:space="preserve"> ورودی ها و خروجی های مدار مشخص میشوند.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برای مثال در کد تصویر2، </w:t>
      </w:r>
      <w:r w:rsidR="001D669B" w:rsidRPr="001D669B">
        <w:rPr>
          <w:rFonts w:cs="B Nazanin"/>
          <w:sz w:val="32"/>
          <w:szCs w:val="32"/>
          <w:lang w:bidi="fa-IR"/>
        </w:rPr>
        <w:t xml:space="preserve">a, b,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cin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ورودی های مدار ما هستند</w:t>
      </w:r>
      <w:r w:rsidR="001D669B" w:rsidRPr="001D669B">
        <w:rPr>
          <w:rFonts w:cs="B Nazanin"/>
          <w:sz w:val="32"/>
          <w:szCs w:val="32"/>
          <w:lang w:bidi="fa-IR"/>
        </w:rPr>
        <w:t xml:space="preserve"> 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و </w:t>
      </w:r>
      <w:r w:rsidR="001D669B" w:rsidRPr="001D669B">
        <w:rPr>
          <w:rFonts w:cs="B Nazanin"/>
          <w:sz w:val="32"/>
          <w:szCs w:val="32"/>
          <w:lang w:bidi="fa-IR"/>
        </w:rPr>
        <w:t xml:space="preserve">s, </w:t>
      </w:r>
      <w:proofErr w:type="spellStart"/>
      <w:r w:rsidR="001D669B" w:rsidRPr="001D669B">
        <w:rPr>
          <w:rFonts w:cs="B Nazanin"/>
          <w:sz w:val="32"/>
          <w:szCs w:val="32"/>
          <w:lang w:bidi="fa-IR"/>
        </w:rPr>
        <w:t>cout</w:t>
      </w:r>
      <w:proofErr w:type="spellEnd"/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خروجی های ما هستند.در بخش </w:t>
      </w:r>
      <w:r w:rsidR="001D669B" w:rsidRPr="001D669B">
        <w:rPr>
          <w:rFonts w:cs="B Nazanin"/>
          <w:sz w:val="32"/>
          <w:szCs w:val="32"/>
          <w:lang w:bidi="fa-IR"/>
        </w:rPr>
        <w:t>architecture</w:t>
      </w:r>
      <w:r w:rsidR="001D669B" w:rsidRPr="001D669B">
        <w:rPr>
          <w:rFonts w:cs="B Nazanin" w:hint="cs"/>
          <w:sz w:val="32"/>
          <w:szCs w:val="32"/>
          <w:rtl/>
          <w:lang w:bidi="fa-IR"/>
        </w:rPr>
        <w:t xml:space="preserve"> توابع یا عملکرد مدار را بیان میکنیم.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در کد تصویر 2 در بخش </w:t>
      </w:r>
      <w:r w:rsidR="00DC7976">
        <w:rPr>
          <w:rFonts w:cs="B Nazanin"/>
          <w:sz w:val="32"/>
          <w:szCs w:val="32"/>
          <w:lang w:bidi="fa-IR"/>
        </w:rPr>
        <w:t>architecture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ماژول جمع کننده تک بیتی را در قالب کامپوننت به ماژول فعلی اضافه کردیم و از آن استفاده میکنیم و 4 جمع کننده تک بیتی ایجاد کرده و ورودی و خروجی های آنهارا با پورت مپ به ماژول</w:t>
      </w:r>
      <w:r w:rsidR="003C2C29">
        <w:rPr>
          <w:rFonts w:cs="B Nazanin" w:hint="cs"/>
          <w:sz w:val="32"/>
          <w:szCs w:val="32"/>
          <w:rtl/>
          <w:lang w:bidi="fa-IR"/>
        </w:rPr>
        <w:t xml:space="preserve"> اصلی</w:t>
      </w:r>
      <w:r w:rsidR="00DC7976">
        <w:rPr>
          <w:rFonts w:cs="B Nazanin" w:hint="cs"/>
          <w:sz w:val="32"/>
          <w:szCs w:val="32"/>
          <w:rtl/>
          <w:lang w:bidi="fa-IR"/>
        </w:rPr>
        <w:t xml:space="preserve"> جمع کننده تک بیتی متصل میکنیم.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مزیت استفاده از 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lang w:bidi="fa-IR"/>
        </w:rPr>
        <w:t>component</w:t>
      </w:r>
      <w:r w:rsidRPr="003C2C29"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  <w:t xml:space="preserve"> استفاده از ماژول های دیگر در ماژول فعلی است.</w:t>
      </w: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3C2C29" w:rsidRDefault="003C2C29" w:rsidP="003C2C29">
      <w:pPr>
        <w:bidi/>
        <w:rPr>
          <w:rFonts w:asciiTheme="minorBidi" w:hAnsiTheme="minorBidi"/>
          <w:b/>
          <w:bCs/>
          <w:color w:val="002060"/>
          <w:sz w:val="32"/>
          <w:szCs w:val="32"/>
          <w:rtl/>
          <w:lang w:bidi="fa-IR"/>
        </w:rPr>
      </w:pPr>
    </w:p>
    <w:p w:rsidR="00DC7976" w:rsidRDefault="00ED4D75" w:rsidP="007C2DEA">
      <w:pPr>
        <w:bidi/>
        <w:rPr>
          <w:rFonts w:asciiTheme="minorBidi" w:hAnsiTheme="minorBidi" w:cs="B Nazanin"/>
          <w:color w:val="002060"/>
          <w:sz w:val="32"/>
          <w:szCs w:val="32"/>
          <w:rtl/>
          <w:lang w:bidi="fa-IR"/>
        </w:rPr>
      </w:pPr>
      <w:r w:rsidRPr="00ED4D75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>ترسیم مدار تفریق کننده 4 بیتی با استفاده از جمع کننده</w:t>
      </w:r>
      <w:r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 xml:space="preserve">: 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برای رسم این مدار، ما ابتدا یک </w:t>
      </w:r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Switch Mode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تعریف میکنیم که </w:t>
      </w:r>
      <w:proofErr w:type="spellStart"/>
      <w:r w:rsidR="007C2DEA">
        <w:rPr>
          <w:rFonts w:asciiTheme="minorBidi" w:hAnsiTheme="minorBidi" w:cs="B Nazanin"/>
          <w:color w:val="002060"/>
          <w:sz w:val="32"/>
          <w:szCs w:val="32"/>
          <w:lang w:bidi="fa-IR"/>
        </w:rPr>
        <w:t>c</w:t>
      </w:r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in</w:t>
      </w:r>
      <w:proofErr w:type="spellEnd"/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اولین جمع کننده ما نیز هست.سپس این سوئیچ را با </w:t>
      </w:r>
    </w:p>
    <w:p w:rsidR="00ED4D75" w:rsidRPr="00ED4D75" w:rsidRDefault="00ED4D75" w:rsidP="00930292">
      <w:pPr>
        <w:bidi/>
        <w:rPr>
          <w:rFonts w:cs="B Nazanin"/>
          <w:color w:val="002060"/>
          <w:sz w:val="32"/>
          <w:szCs w:val="32"/>
          <w:rtl/>
          <w:lang w:bidi="fa-IR"/>
        </w:rPr>
      </w:pP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تمام </w:t>
      </w:r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b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ها </w:t>
      </w:r>
      <w:proofErr w:type="spellStart"/>
      <w:r>
        <w:rPr>
          <w:rFonts w:asciiTheme="minorBidi" w:hAnsiTheme="minorBidi" w:cs="B Nazanin"/>
          <w:color w:val="002060"/>
          <w:sz w:val="32"/>
          <w:szCs w:val="32"/>
          <w:lang w:bidi="fa-IR"/>
        </w:rPr>
        <w:t>xor</w:t>
      </w:r>
      <w:proofErr w:type="spellEnd"/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میکنیم که نتیجه این ها مشخص میشود که عمل جمع </w:t>
      </w:r>
      <w:r w:rsidR="00930292"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>صورت گیرد</w:t>
      </w:r>
      <w:r>
        <w:rPr>
          <w:rFonts w:asciiTheme="minorBidi" w:hAnsiTheme="minorBidi" w:cs="B Nazanin" w:hint="cs"/>
          <w:color w:val="002060"/>
          <w:sz w:val="32"/>
          <w:szCs w:val="32"/>
          <w:rtl/>
          <w:lang w:bidi="fa-IR"/>
        </w:rPr>
        <w:t xml:space="preserve"> یا تفریق.</w:t>
      </w:r>
    </w:p>
    <w:p w:rsidR="003C2C29" w:rsidRDefault="003C2C29" w:rsidP="003C2C29">
      <w:pPr>
        <w:keepNext/>
        <w:bidi/>
      </w:pPr>
      <w:r w:rsidRPr="003C2C29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5942668" cy="3086100"/>
            <wp:effectExtent l="0" t="0" r="1270" b="0"/>
            <wp:docPr id="13" name="Picture 13" descr="C:\Users\Amin\Pictures\Screenshots\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Pictures\Screenshots\Screenshot (24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292" w:rsidRPr="00930292" w:rsidRDefault="003C2C29" w:rsidP="00930292">
      <w:pPr>
        <w:pStyle w:val="Caption"/>
        <w:bidi/>
        <w:jc w:val="center"/>
        <w:rPr>
          <w:noProof/>
          <w:sz w:val="28"/>
          <w:szCs w:val="28"/>
          <w:rtl/>
          <w:lang w:bidi="fa-IR"/>
        </w:rPr>
      </w:pPr>
      <w:r w:rsidRPr="003C2C29">
        <w:rPr>
          <w:rFonts w:hint="cs"/>
          <w:sz w:val="28"/>
          <w:szCs w:val="28"/>
          <w:rtl/>
        </w:rPr>
        <w:t>تصویر</w:t>
      </w:r>
      <w:r w:rsidRPr="003C2C29">
        <w:rPr>
          <w:sz w:val="28"/>
          <w:szCs w:val="28"/>
          <w:rtl/>
        </w:rPr>
        <w:t xml:space="preserve"> </w:t>
      </w:r>
      <w:r w:rsidRPr="003C2C29">
        <w:rPr>
          <w:sz w:val="28"/>
          <w:szCs w:val="28"/>
          <w:rtl/>
        </w:rPr>
        <w:fldChar w:fldCharType="begin"/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</w:rPr>
        <w:instrText>SEQ</w:instrText>
      </w:r>
      <w:r w:rsidRPr="003C2C29">
        <w:rPr>
          <w:sz w:val="28"/>
          <w:szCs w:val="28"/>
          <w:rtl/>
        </w:rPr>
        <w:instrText xml:space="preserve"> تصویر \* </w:instrText>
      </w:r>
      <w:r w:rsidRPr="003C2C29">
        <w:rPr>
          <w:sz w:val="28"/>
          <w:szCs w:val="28"/>
        </w:rPr>
        <w:instrText>ARABIC</w:instrText>
      </w:r>
      <w:r w:rsidRPr="003C2C29">
        <w:rPr>
          <w:sz w:val="28"/>
          <w:szCs w:val="28"/>
          <w:rtl/>
        </w:rPr>
        <w:instrText xml:space="preserve"> </w:instrText>
      </w:r>
      <w:r w:rsidRPr="003C2C29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3</w:t>
      </w:r>
      <w:r w:rsidRPr="003C2C29">
        <w:rPr>
          <w:sz w:val="28"/>
          <w:szCs w:val="28"/>
          <w:rtl/>
        </w:rPr>
        <w:fldChar w:fldCharType="end"/>
      </w:r>
      <w:r w:rsidRPr="003C2C29">
        <w:rPr>
          <w:rFonts w:hint="cs"/>
          <w:noProof/>
          <w:sz w:val="28"/>
          <w:szCs w:val="28"/>
          <w:rtl/>
          <w:lang w:bidi="fa-IR"/>
        </w:rPr>
        <w:t>- شماتیک تفریق کننده جمع کننده 4 بیتی</w:t>
      </w:r>
    </w:p>
    <w:p w:rsidR="00930292" w:rsidRPr="00930292" w:rsidRDefault="00930292" w:rsidP="00930292">
      <w:pPr>
        <w:bidi/>
        <w:rPr>
          <w:rtl/>
          <w:lang w:bidi="fa-IR"/>
        </w:rPr>
      </w:pPr>
    </w:p>
    <w:p w:rsidR="00ED4D75" w:rsidRPr="00930292" w:rsidRDefault="00ED4D75" w:rsidP="00B66D3E">
      <w:pPr>
        <w:bidi/>
        <w:rPr>
          <w:b/>
          <w:bCs/>
          <w:color w:val="002060"/>
          <w:sz w:val="32"/>
          <w:szCs w:val="32"/>
          <w:rtl/>
          <w:lang w:bidi="fa-IR"/>
        </w:rPr>
      </w:pP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کد تفریق کننده جمع کننده </w:t>
      </w:r>
      <w:r w:rsidR="00930292">
        <w:rPr>
          <w:rFonts w:hint="cs"/>
          <w:b/>
          <w:bCs/>
          <w:color w:val="FF0000"/>
          <w:sz w:val="32"/>
          <w:szCs w:val="32"/>
          <w:rtl/>
          <w:lang w:bidi="fa-IR"/>
        </w:rPr>
        <w:t>4</w:t>
      </w:r>
      <w:r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بیتی:</w:t>
      </w:r>
      <w:r w:rsidR="00930292">
        <w:rPr>
          <w:rFonts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>ابتدا کد ماژول جمع کننده تک بیتی را مینویسیم(تصویر 4) سپس یک ماژول دیگر</w:t>
      </w:r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برا تفریق کننده جمع کننده تک بیتی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میسازیم و ماژول جمع کننده تک بیتی را در این ماژول استفاده میکنیم(با استفاده از </w:t>
      </w:r>
      <w:r w:rsidR="00930292">
        <w:rPr>
          <w:b/>
          <w:bCs/>
          <w:color w:val="002060"/>
          <w:sz w:val="32"/>
          <w:szCs w:val="32"/>
          <w:lang w:bidi="fa-IR"/>
        </w:rPr>
        <w:t>component</w:t>
      </w:r>
      <w:r w:rsidR="00930292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) </w:t>
      </w:r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>سپس یک سوییچ مود تعریف می</w:t>
      </w:r>
      <w:ins w:id="1" w:author="Amin" w:date="2023-04-07T15:14:00Z">
        <w:r w:rsidR="00B219DC">
          <w:rPr>
            <w:rFonts w:hint="cs"/>
            <w:b/>
            <w:bCs/>
            <w:color w:val="002060"/>
            <w:sz w:val="32"/>
            <w:szCs w:val="32"/>
            <w:rtl/>
            <w:lang w:bidi="fa-IR"/>
          </w:rPr>
          <w:t xml:space="preserve"> </w:t>
        </w:r>
      </w:ins>
      <w:r w:rsidR="00B219DC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کنیم و آن را با </w:t>
      </w:r>
      <w:r w:rsidR="00B219DC">
        <w:rPr>
          <w:b/>
          <w:bCs/>
          <w:color w:val="002060"/>
          <w:sz w:val="32"/>
          <w:szCs w:val="32"/>
          <w:lang w:bidi="fa-IR"/>
        </w:rPr>
        <w:t>b</w:t>
      </w:r>
      <w:r w:rsidR="00B66D3E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</w:t>
      </w:r>
      <w:proofErr w:type="spellStart"/>
      <w:r w:rsidR="00B66D3E">
        <w:rPr>
          <w:b/>
          <w:bCs/>
          <w:color w:val="002060"/>
          <w:sz w:val="32"/>
          <w:szCs w:val="32"/>
          <w:lang w:bidi="fa-IR"/>
        </w:rPr>
        <w:t>xor</w:t>
      </w:r>
      <w:proofErr w:type="spellEnd"/>
      <w:r w:rsidR="00B66D3E">
        <w:rPr>
          <w:rFonts w:hint="cs"/>
          <w:b/>
          <w:bCs/>
          <w:color w:val="002060"/>
          <w:sz w:val="32"/>
          <w:szCs w:val="32"/>
          <w:rtl/>
          <w:lang w:bidi="fa-IR"/>
        </w:rPr>
        <w:t xml:space="preserve"> می کنیم (تصویر 5).سپس یک ماژول دیگر برای تفریق کننده جمع کننده 4 بیتی میسازیم و ماژول تفریق کننده جمع کننده تک بیتی را در آن استفاده می کنیم به گونه ای که به تعداد 4 تا در این ماژول استفاده و پورت مپ میکنیم(تصویر 6)</w:t>
      </w:r>
    </w:p>
    <w:p w:rsidR="00930292" w:rsidRDefault="00930292" w:rsidP="00930292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930292" w:rsidRDefault="00930292" w:rsidP="00930292">
      <w:pPr>
        <w:bidi/>
        <w:rPr>
          <w:b/>
          <w:bCs/>
          <w:color w:val="FF0000"/>
          <w:sz w:val="32"/>
          <w:szCs w:val="32"/>
          <w:rtl/>
          <w:lang w:bidi="fa-IR"/>
        </w:rPr>
      </w:pPr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b/>
          <w:bCs/>
          <w:noProof/>
          <w:color w:val="FF0000"/>
          <w:sz w:val="32"/>
          <w:szCs w:val="32"/>
          <w:rtl/>
        </w:rPr>
        <w:lastRenderedPageBreak/>
        <w:drawing>
          <wp:inline distT="0" distB="0" distL="0" distR="0">
            <wp:extent cx="4924425" cy="2163645"/>
            <wp:effectExtent l="0" t="0" r="0" b="8255"/>
            <wp:docPr id="14" name="Picture 14" descr="C:\Users\Amin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559" cy="217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D75" w:rsidRPr="007C2DEA" w:rsidRDefault="00ED4D75" w:rsidP="00ED4D75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7C2DEA">
        <w:rPr>
          <w:rFonts w:hint="cs"/>
          <w:sz w:val="28"/>
          <w:szCs w:val="28"/>
          <w:rtl/>
        </w:rPr>
        <w:t>تصویر</w:t>
      </w:r>
      <w:r w:rsidRPr="007C2DEA">
        <w:rPr>
          <w:sz w:val="28"/>
          <w:szCs w:val="28"/>
          <w:rtl/>
        </w:rPr>
        <w:t xml:space="preserve"> </w:t>
      </w:r>
      <w:r w:rsidRPr="007C2DEA">
        <w:rPr>
          <w:sz w:val="28"/>
          <w:szCs w:val="28"/>
          <w:rtl/>
        </w:rPr>
        <w:fldChar w:fldCharType="begin"/>
      </w:r>
      <w:r w:rsidRPr="007C2DEA">
        <w:rPr>
          <w:sz w:val="28"/>
          <w:szCs w:val="28"/>
          <w:rtl/>
        </w:rPr>
        <w:instrText xml:space="preserve"> </w:instrText>
      </w:r>
      <w:r w:rsidRPr="007C2DEA">
        <w:rPr>
          <w:sz w:val="28"/>
          <w:szCs w:val="28"/>
        </w:rPr>
        <w:instrText>SEQ</w:instrText>
      </w:r>
      <w:r w:rsidRPr="007C2DEA">
        <w:rPr>
          <w:sz w:val="28"/>
          <w:szCs w:val="28"/>
          <w:rtl/>
        </w:rPr>
        <w:instrText xml:space="preserve"> تصویر \* </w:instrText>
      </w:r>
      <w:r w:rsidRPr="007C2DEA">
        <w:rPr>
          <w:sz w:val="28"/>
          <w:szCs w:val="28"/>
        </w:rPr>
        <w:instrText>ARABIC</w:instrText>
      </w:r>
      <w:r w:rsidRPr="007C2DEA">
        <w:rPr>
          <w:sz w:val="28"/>
          <w:szCs w:val="28"/>
          <w:rtl/>
        </w:rPr>
        <w:instrText xml:space="preserve"> </w:instrText>
      </w:r>
      <w:r w:rsidRPr="007C2DEA">
        <w:rPr>
          <w:sz w:val="28"/>
          <w:szCs w:val="28"/>
          <w:rtl/>
        </w:rPr>
        <w:fldChar w:fldCharType="separate"/>
      </w:r>
      <w:r w:rsidR="005977C6" w:rsidRPr="007C2DEA">
        <w:rPr>
          <w:noProof/>
          <w:sz w:val="28"/>
          <w:szCs w:val="28"/>
          <w:rtl/>
        </w:rPr>
        <w:t>4</w:t>
      </w:r>
      <w:r w:rsidRPr="007C2DEA">
        <w:rPr>
          <w:sz w:val="28"/>
          <w:szCs w:val="28"/>
          <w:rtl/>
        </w:rPr>
        <w:fldChar w:fldCharType="end"/>
      </w:r>
      <w:r w:rsidRPr="007C2DEA">
        <w:rPr>
          <w:rFonts w:hint="cs"/>
          <w:sz w:val="28"/>
          <w:szCs w:val="28"/>
          <w:rtl/>
          <w:lang w:bidi="fa-IR"/>
        </w:rPr>
        <w:t>- کد</w:t>
      </w:r>
      <w:r w:rsidR="006F1B18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lang w:bidi="fa-IR"/>
        </w:rPr>
        <w:t>VHDL</w:t>
      </w:r>
      <w:r w:rsidRPr="007C2DEA">
        <w:rPr>
          <w:rFonts w:hint="cs"/>
          <w:sz w:val="28"/>
          <w:szCs w:val="28"/>
          <w:rtl/>
          <w:lang w:bidi="fa-IR"/>
        </w:rPr>
        <w:t xml:space="preserve"> تمام جمع کننده تک بیتی</w:t>
      </w:r>
    </w:p>
    <w:p w:rsidR="00ED4D75" w:rsidRDefault="00ED4D75" w:rsidP="00ED4D75">
      <w:pPr>
        <w:keepNext/>
        <w:bidi/>
        <w:jc w:val="center"/>
      </w:pPr>
      <w:r w:rsidRPr="00ED4D75">
        <w:rPr>
          <w:rFonts w:cs="Arial"/>
          <w:noProof/>
          <w:rtl/>
        </w:rPr>
        <w:drawing>
          <wp:inline distT="0" distB="0" distL="0" distR="0">
            <wp:extent cx="4886325" cy="2214117"/>
            <wp:effectExtent l="0" t="0" r="0" b="0"/>
            <wp:docPr id="15" name="Picture 15" descr="C:\Users\Amin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80" cy="221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9DC" w:rsidRDefault="00ED4D75" w:rsidP="00943903">
      <w:pPr>
        <w:pStyle w:val="Caption"/>
        <w:bidi/>
        <w:jc w:val="center"/>
        <w:rPr>
          <w:sz w:val="28"/>
          <w:szCs w:val="28"/>
          <w:rtl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5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rtl/>
          <w:lang w:bidi="fa-IR"/>
        </w:rPr>
        <w:t>–</w:t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rFonts w:hint="cs"/>
          <w:sz w:val="28"/>
          <w:szCs w:val="28"/>
          <w:rtl/>
          <w:lang w:bidi="fa-IR"/>
        </w:rPr>
        <w:t xml:space="preserve">کد </w:t>
      </w:r>
      <w:r w:rsidR="006F1B18">
        <w:rPr>
          <w:sz w:val="28"/>
          <w:szCs w:val="28"/>
          <w:lang w:bidi="fa-IR"/>
        </w:rPr>
        <w:t>VHDL</w:t>
      </w:r>
      <w:r w:rsidR="006F1B18">
        <w:rPr>
          <w:rFonts w:hint="cs"/>
          <w:sz w:val="28"/>
          <w:szCs w:val="28"/>
          <w:rtl/>
          <w:lang w:bidi="fa-IR"/>
        </w:rPr>
        <w:t xml:space="preserve"> </w:t>
      </w:r>
      <w:r w:rsidRPr="00930292">
        <w:rPr>
          <w:rFonts w:hint="cs"/>
          <w:sz w:val="28"/>
          <w:szCs w:val="28"/>
          <w:rtl/>
          <w:lang w:bidi="fa-IR"/>
        </w:rPr>
        <w:t>تفریق کننده جمع کننده تک بیتی</w:t>
      </w:r>
    </w:p>
    <w:p w:rsidR="00B66D3E" w:rsidRPr="00B66D3E" w:rsidRDefault="00B66D3E" w:rsidP="00B66D3E">
      <w:pPr>
        <w:bidi/>
        <w:rPr>
          <w:rtl/>
          <w:lang w:bidi="fa-IR"/>
        </w:rPr>
      </w:pPr>
    </w:p>
    <w:p w:rsidR="00930292" w:rsidRDefault="00930292" w:rsidP="00930292">
      <w:pPr>
        <w:keepNext/>
        <w:bidi/>
        <w:jc w:val="center"/>
      </w:pPr>
      <w:r w:rsidRPr="00930292">
        <w:rPr>
          <w:rFonts w:cs="B Nazanin"/>
          <w:b/>
          <w:bCs/>
          <w:noProof/>
          <w:color w:val="FF0000"/>
          <w:sz w:val="32"/>
          <w:szCs w:val="32"/>
          <w:rtl/>
        </w:rPr>
        <w:drawing>
          <wp:inline distT="0" distB="0" distL="0" distR="0">
            <wp:extent cx="4943475" cy="2248674"/>
            <wp:effectExtent l="0" t="0" r="0" b="0"/>
            <wp:docPr id="16" name="Picture 16" descr="C:\Users\Amin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059" cy="225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AF7" w:rsidRPr="00930292" w:rsidRDefault="00930292" w:rsidP="00930292">
      <w:pPr>
        <w:pStyle w:val="Caption"/>
        <w:bidi/>
        <w:jc w:val="center"/>
        <w:rPr>
          <w:rFonts w:cs="B Nazanin"/>
          <w:b/>
          <w:bCs/>
          <w:color w:val="FF0000"/>
          <w:sz w:val="28"/>
          <w:szCs w:val="28"/>
          <w:lang w:bidi="fa-IR"/>
        </w:rPr>
      </w:pPr>
      <w:r w:rsidRPr="00930292">
        <w:rPr>
          <w:rFonts w:hint="cs"/>
          <w:sz w:val="28"/>
          <w:szCs w:val="28"/>
          <w:rtl/>
        </w:rPr>
        <w:t>تصویر</w:t>
      </w:r>
      <w:r w:rsidRPr="00930292">
        <w:rPr>
          <w:sz w:val="28"/>
          <w:szCs w:val="28"/>
          <w:rtl/>
        </w:rPr>
        <w:t xml:space="preserve"> </w:t>
      </w:r>
      <w:r w:rsidRPr="00930292">
        <w:rPr>
          <w:sz w:val="28"/>
          <w:szCs w:val="28"/>
          <w:rtl/>
        </w:rPr>
        <w:fldChar w:fldCharType="begin"/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</w:rPr>
        <w:instrText>SEQ</w:instrText>
      </w:r>
      <w:r w:rsidRPr="00930292">
        <w:rPr>
          <w:sz w:val="28"/>
          <w:szCs w:val="28"/>
          <w:rtl/>
        </w:rPr>
        <w:instrText xml:space="preserve"> تصویر \* </w:instrText>
      </w:r>
      <w:r w:rsidRPr="00930292">
        <w:rPr>
          <w:sz w:val="28"/>
          <w:szCs w:val="28"/>
        </w:rPr>
        <w:instrText>ARABIC</w:instrText>
      </w:r>
      <w:r w:rsidRPr="00930292">
        <w:rPr>
          <w:sz w:val="28"/>
          <w:szCs w:val="28"/>
          <w:rtl/>
        </w:rPr>
        <w:instrText xml:space="preserve"> </w:instrText>
      </w:r>
      <w:r w:rsidRPr="00930292">
        <w:rPr>
          <w:sz w:val="28"/>
          <w:szCs w:val="28"/>
          <w:rtl/>
        </w:rPr>
        <w:fldChar w:fldCharType="separate"/>
      </w:r>
      <w:r w:rsidR="005977C6">
        <w:rPr>
          <w:noProof/>
          <w:sz w:val="28"/>
          <w:szCs w:val="28"/>
          <w:rtl/>
        </w:rPr>
        <w:t>6</w:t>
      </w:r>
      <w:r w:rsidRPr="00930292">
        <w:rPr>
          <w:sz w:val="28"/>
          <w:szCs w:val="28"/>
          <w:rtl/>
        </w:rPr>
        <w:fldChar w:fldCharType="end"/>
      </w:r>
      <w:r w:rsidRPr="00930292">
        <w:rPr>
          <w:rFonts w:hint="cs"/>
          <w:sz w:val="28"/>
          <w:szCs w:val="28"/>
          <w:rtl/>
          <w:lang w:bidi="fa-IR"/>
        </w:rPr>
        <w:t xml:space="preserve"> </w:t>
      </w:r>
      <w:r w:rsidR="006F1B18">
        <w:rPr>
          <w:sz w:val="28"/>
          <w:szCs w:val="28"/>
          <w:rtl/>
          <w:lang w:bidi="fa-IR"/>
        </w:rPr>
        <w:t>–</w:t>
      </w:r>
      <w:r w:rsidR="006F1B18">
        <w:rPr>
          <w:rFonts w:hint="cs"/>
          <w:sz w:val="28"/>
          <w:szCs w:val="28"/>
          <w:rtl/>
          <w:lang w:bidi="fa-IR"/>
        </w:rPr>
        <w:t xml:space="preserve">کد </w:t>
      </w:r>
      <w:r w:rsidR="006F1B18">
        <w:rPr>
          <w:sz w:val="28"/>
          <w:szCs w:val="28"/>
          <w:lang w:bidi="fa-IR"/>
        </w:rPr>
        <w:t>VHDL</w:t>
      </w:r>
      <w:r w:rsidRPr="00930292">
        <w:rPr>
          <w:rFonts w:hint="cs"/>
          <w:sz w:val="28"/>
          <w:szCs w:val="28"/>
          <w:rtl/>
          <w:lang w:bidi="fa-IR"/>
        </w:rPr>
        <w:t xml:space="preserve"> تفریق کننده جمع کننده 4 بیتی</w:t>
      </w:r>
    </w:p>
    <w:sectPr w:rsidR="00474AF7" w:rsidRPr="00930292" w:rsidSect="00FC475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5A7C" w:rsidRDefault="00B45A7C" w:rsidP="00FC4753">
      <w:pPr>
        <w:spacing w:after="0" w:line="240" w:lineRule="auto"/>
      </w:pPr>
      <w:r>
        <w:separator/>
      </w:r>
    </w:p>
  </w:endnote>
  <w:endnote w:type="continuationSeparator" w:id="0">
    <w:p w:rsidR="00B45A7C" w:rsidRDefault="00B45A7C" w:rsidP="00FC47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34369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C7976" w:rsidRDefault="00DC7976" w:rsidP="00DC797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67C1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FC4753" w:rsidRDefault="00FC47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5A7C" w:rsidRDefault="00B45A7C" w:rsidP="00FC4753">
      <w:pPr>
        <w:spacing w:after="0" w:line="240" w:lineRule="auto"/>
      </w:pPr>
      <w:r>
        <w:separator/>
      </w:r>
    </w:p>
  </w:footnote>
  <w:footnote w:type="continuationSeparator" w:id="0">
    <w:p w:rsidR="00B45A7C" w:rsidRDefault="00B45A7C" w:rsidP="00FC47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87150803"/>
      <w:docPartObj>
        <w:docPartGallery w:val="Watermarks"/>
        <w:docPartUnique/>
      </w:docPartObj>
    </w:sdtPr>
    <w:sdtEndPr/>
    <w:sdtContent>
      <w:p w:rsidR="00FC4753" w:rsidRDefault="00B45A7C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656580" o:spid="_x0000_s2049" type="#_x0000_t136" style="position:absolute;margin-left:0;margin-top:0;width:597.85pt;height:61.8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های منطقی و معماری کامپیوتر"/>
              <w10:wrap anchorx="margin" anchory="margin"/>
            </v:shape>
          </w:pict>
        </w:r>
      </w:p>
    </w:sdtContent>
  </w:sdt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min">
    <w15:presenceInfo w15:providerId="Windows Live" w15:userId="2c9272452fe97a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753"/>
    <w:rsid w:val="00036AD6"/>
    <w:rsid w:val="001D669B"/>
    <w:rsid w:val="002F287B"/>
    <w:rsid w:val="00341DCE"/>
    <w:rsid w:val="003467C1"/>
    <w:rsid w:val="003C2C29"/>
    <w:rsid w:val="00474AF7"/>
    <w:rsid w:val="00486213"/>
    <w:rsid w:val="00537002"/>
    <w:rsid w:val="00594558"/>
    <w:rsid w:val="005977C6"/>
    <w:rsid w:val="005B048E"/>
    <w:rsid w:val="00602CD7"/>
    <w:rsid w:val="006D29DD"/>
    <w:rsid w:val="006F1B18"/>
    <w:rsid w:val="00723452"/>
    <w:rsid w:val="007667F3"/>
    <w:rsid w:val="007C2DEA"/>
    <w:rsid w:val="007C41E6"/>
    <w:rsid w:val="0081398B"/>
    <w:rsid w:val="00930292"/>
    <w:rsid w:val="00943903"/>
    <w:rsid w:val="0095639F"/>
    <w:rsid w:val="00984448"/>
    <w:rsid w:val="009D5534"/>
    <w:rsid w:val="00AD46D0"/>
    <w:rsid w:val="00AF1D4E"/>
    <w:rsid w:val="00B219DC"/>
    <w:rsid w:val="00B32981"/>
    <w:rsid w:val="00B45A7C"/>
    <w:rsid w:val="00B66D3E"/>
    <w:rsid w:val="00BA4F4D"/>
    <w:rsid w:val="00C25BAE"/>
    <w:rsid w:val="00C30958"/>
    <w:rsid w:val="00C44623"/>
    <w:rsid w:val="00D03801"/>
    <w:rsid w:val="00D10341"/>
    <w:rsid w:val="00D23FED"/>
    <w:rsid w:val="00D34C97"/>
    <w:rsid w:val="00D35077"/>
    <w:rsid w:val="00DC7976"/>
    <w:rsid w:val="00ED4D75"/>
    <w:rsid w:val="00F05C42"/>
    <w:rsid w:val="00FC4753"/>
    <w:rsid w:val="00FD54F8"/>
    <w:rsid w:val="00FD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F82746C"/>
  <w15:chartTrackingRefBased/>
  <w15:docId w15:val="{2D2753B3-7F17-43D7-8FA7-3EEA884B6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4753"/>
  </w:style>
  <w:style w:type="paragraph" w:styleId="Heading1">
    <w:name w:val="heading 1"/>
    <w:basedOn w:val="Normal"/>
    <w:next w:val="Normal"/>
    <w:link w:val="Heading1Char"/>
    <w:uiPriority w:val="9"/>
    <w:qFormat/>
    <w:rsid w:val="007C2D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753"/>
  </w:style>
  <w:style w:type="paragraph" w:styleId="Footer">
    <w:name w:val="footer"/>
    <w:basedOn w:val="Normal"/>
    <w:link w:val="FooterChar"/>
    <w:uiPriority w:val="99"/>
    <w:unhideWhenUsed/>
    <w:rsid w:val="00FC47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753"/>
  </w:style>
  <w:style w:type="table" w:styleId="GridTable2-Accent1">
    <w:name w:val="Grid Table 2 Accent 1"/>
    <w:basedOn w:val="TableNormal"/>
    <w:uiPriority w:val="47"/>
    <w:rsid w:val="00F05C42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309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39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0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2D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2DEA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EE0CF-6B22-46B6-9229-616270F43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6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10</cp:revision>
  <cp:lastPrinted>2023-04-07T10:49:00Z</cp:lastPrinted>
  <dcterms:created xsi:type="dcterms:W3CDTF">2023-04-06T11:36:00Z</dcterms:created>
  <dcterms:modified xsi:type="dcterms:W3CDTF">2023-04-07T13:15:00Z</dcterms:modified>
</cp:coreProperties>
</file>